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rPr/>
      </w:pPr>
      <w:r>
        <w:rPr/>
        <w:t>Review Draft</w:t>
      </w:r>
    </w:p>
    <w:p>
      <w:pPr>
        <w:pStyle w:val="Normal"/>
        <w:bidi w:val="0"/>
        <w:rPr/>
      </w:pPr>
      <w:r>
        <w:rPr/>
        <w:t xml:space="preserve">The Client shall pay within </w:t>
      </w:r>
      <w:ins w:id="0" w:author="Alex Reviewer" w:date="2026-02-01T10:00:00Z">
        <w:r>
          <w:rPr/>
          <w:t>thirty (30) days</w:t>
        </w:r>
      </w:ins>
      <w:del w:id="1" w:author="Sam Editor" w:date="2026-02-02T11:00:00Z">
        <w:r>
          <w:rPr/>
          <w:delText>sixty (60) days</w:delText>
        </w:r>
      </w:del>
      <w:r>
        <w:rPr/>
        <w:t xml:space="preserve"> of the invoice date.</w:t>
      </w:r>
    </w:p>
    <w:p>
      <w:pPr>
        <w:pStyle w:val="Normal"/>
        <w:bidi w:val="0"/>
        <w:rPr/>
      </w:pPr>
      <w:r>
        <w:rPr/>
        <w:t>This clause needs checking.</w:t>
      </w:r>
      <w:r>
        <w:rPr/>
        <w:commentReference w:id="0"/>
      </w:r>
    </w:p>
    <w:p>
      <w:pPr>
        <w:pStyle w:val="Normal"/>
        <w:bidi w:val="0"/>
        <w:rPr/>
      </w:pPr>
      <w:r>
        <w:rPr/>
        <w:t>Confidentiality survives termination.</w:t>
      </w:r>
      <w:r>
        <w:rPr/>
        <w:commentReference w:id="1"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lex Reviewer" w:date="2026-02-01T10:05:00Z" w:initials="">
    <w:p>
      <w:pPr>
        <w:overflowPunct w:val="false"/>
        <w:bidi w:val="0"/>
        <w:rPr/>
      </w:pPr>
      <w:r>
        <w:annotationRef/>
      </w:r>
      <w:r>
        <w:rPr/>
        <w:t>Is thirty days right for this client?</w:t>
      </w:r>
    </w:p>
  </w:comment>
  <w:comment w:id="1" w:author="Sam Editor" w:date="2026-02-02T11:30:00Z" w:initials="">
    <w:p>
      <w:pPr>
        <w:overflowPunct w:val="false"/>
        <w:bidi w:val="0"/>
        <w:rPr/>
      </w:pPr>
      <w:r>
        <w:annotationRef/>
      </w:r>
      <w:r>
        <w:rPr/>
        <w:t>Add the five year period here.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